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E36EB" w14:textId="4F61D066" w:rsidR="00710B20" w:rsidRDefault="3C2337C6" w:rsidP="2F947B62">
      <w:pPr>
        <w:spacing w:line="276" w:lineRule="auto"/>
        <w:rPr>
          <w:rFonts w:ascii="Calibri" w:eastAsia="Calibri" w:hAnsi="Calibri" w:cs="Calibri"/>
        </w:rPr>
      </w:pPr>
      <w:r w:rsidRPr="2F947B62">
        <w:rPr>
          <w:rFonts w:ascii="Calibri" w:eastAsia="Calibri" w:hAnsi="Calibri" w:cs="Calibri"/>
        </w:rPr>
        <w:t xml:space="preserve">Character Limit: The abstract character limit is 2,750 characters. The character count </w:t>
      </w:r>
      <w:proofErr w:type="gramStart"/>
      <w:r w:rsidRPr="2F947B62">
        <w:rPr>
          <w:rFonts w:ascii="Calibri" w:eastAsia="Calibri" w:hAnsi="Calibri" w:cs="Calibri"/>
        </w:rPr>
        <w:t>includes:</w:t>
      </w:r>
      <w:proofErr w:type="gramEnd"/>
      <w:r w:rsidRPr="2F947B62">
        <w:rPr>
          <w:rFonts w:ascii="Calibri" w:eastAsia="Calibri" w:hAnsi="Calibri" w:cs="Calibri"/>
        </w:rPr>
        <w:t xml:space="preserve"> Abstract Title, Abstract Structure, Authors/Institutions, Table (320 characters), and Figures (320 characters) and does NOT include spaces.</w:t>
      </w:r>
      <w:r w:rsidR="00B52310">
        <w:rPr>
          <w:rFonts w:ascii="Calibri" w:eastAsia="Calibri" w:hAnsi="Calibri" w:cs="Calibri"/>
        </w:rPr>
        <w:t xml:space="preserve"> </w:t>
      </w:r>
    </w:p>
    <w:p w14:paraId="5B6B3163" w14:textId="3C23B6DB" w:rsidR="00B52310" w:rsidRDefault="00B52310" w:rsidP="2F947B62">
      <w:pPr>
        <w:spacing w:line="276" w:lineRule="auto"/>
        <w:rPr>
          <w:rFonts w:ascii="Calibri" w:eastAsia="Calibri" w:hAnsi="Calibri" w:cs="Calibri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EEEEFF"/>
        </w:rPr>
        <w:t>C. Tow</w:t>
      </w:r>
      <w:r>
        <w:rPr>
          <w:rFonts w:ascii="Segoe UI" w:hAnsi="Segoe UI" w:cs="Segoe UI"/>
          <w:color w:val="000000"/>
          <w:shd w:val="clear" w:color="auto" w:fill="EEEEFF"/>
          <w:vertAlign w:val="superscript"/>
        </w:rPr>
        <w:t>1</w:t>
      </w:r>
      <w:r>
        <w:rPr>
          <w:rFonts w:ascii="Segoe UI" w:hAnsi="Segoe UI" w:cs="Segoe UI"/>
          <w:color w:val="000000"/>
          <w:sz w:val="21"/>
          <w:szCs w:val="21"/>
          <w:shd w:val="clear" w:color="auto" w:fill="EEEEFF"/>
        </w:rPr>
        <w:t>, </w:t>
      </w:r>
      <w:r>
        <w:rPr>
          <w:rFonts w:ascii="Segoe UI" w:hAnsi="Segoe UI" w:cs="Segoe UI"/>
          <w:color w:val="000000"/>
          <w:sz w:val="21"/>
          <w:szCs w:val="21"/>
          <w:u w:val="single"/>
          <w:shd w:val="clear" w:color="auto" w:fill="EEEEFF"/>
        </w:rPr>
        <w:t>K. Chew</w:t>
      </w:r>
      <w:r>
        <w:rPr>
          <w:rFonts w:ascii="Segoe UI" w:hAnsi="Segoe UI" w:cs="Segoe UI"/>
          <w:color w:val="000000"/>
          <w:shd w:val="clear" w:color="auto" w:fill="EEEEFF"/>
          <w:vertAlign w:val="superscript"/>
        </w:rPr>
        <w:t>2</w:t>
      </w:r>
      <w:r>
        <w:rPr>
          <w:rFonts w:ascii="Segoe UI" w:hAnsi="Segoe UI" w:cs="Segoe UI"/>
          <w:color w:val="000000"/>
          <w:sz w:val="21"/>
          <w:szCs w:val="21"/>
          <w:shd w:val="clear" w:color="auto" w:fill="EEEEFF"/>
        </w:rPr>
        <w:t>, V. Hemmige</w:t>
      </w:r>
      <w:r>
        <w:rPr>
          <w:rFonts w:ascii="Segoe UI" w:hAnsi="Segoe UI" w:cs="Segoe UI"/>
          <w:color w:val="000000"/>
          <w:shd w:val="clear" w:color="auto" w:fill="EEEEFF"/>
          <w:vertAlign w:val="superscript"/>
        </w:rPr>
        <w:t>3</w:t>
      </w:r>
      <w:r>
        <w:rPr>
          <w:rFonts w:ascii="Segoe UI" w:hAnsi="Segoe UI" w:cs="Segoe UI"/>
          <w:color w:val="000000"/>
          <w:sz w:val="21"/>
          <w:szCs w:val="21"/>
          <w:shd w:val="clear" w:color="auto" w:fill="EEEEFF"/>
        </w:rPr>
        <w:t>, </w:t>
      </w:r>
      <w:r>
        <w:rPr>
          <w:rFonts w:ascii="Segoe UI" w:hAnsi="Segoe UI" w:cs="Segoe UI"/>
          <w:i/>
          <w:iCs/>
          <w:color w:val="000000"/>
          <w:sz w:val="21"/>
          <w:szCs w:val="21"/>
          <w:shd w:val="clear" w:color="auto" w:fill="EEEEFF"/>
          <w:vertAlign w:val="superscript"/>
        </w:rPr>
        <w:t>1</w:t>
      </w:r>
      <w:r>
        <w:rPr>
          <w:rFonts w:ascii="Segoe UI" w:hAnsi="Segoe UI" w:cs="Segoe UI"/>
          <w:i/>
          <w:iCs/>
          <w:color w:val="000000"/>
          <w:sz w:val="21"/>
          <w:szCs w:val="21"/>
          <w:shd w:val="clear" w:color="auto" w:fill="EEEEFF"/>
        </w:rPr>
        <w:t>Transplant Hepatology, Montefiore Medical Center, Bronx, NY, </w:t>
      </w:r>
      <w:r>
        <w:rPr>
          <w:rFonts w:ascii="Segoe UI" w:hAnsi="Segoe UI" w:cs="Segoe UI"/>
          <w:i/>
          <w:iCs/>
          <w:color w:val="000000"/>
          <w:sz w:val="21"/>
          <w:szCs w:val="21"/>
          <w:shd w:val="clear" w:color="auto" w:fill="EEEEFF"/>
          <w:vertAlign w:val="superscript"/>
        </w:rPr>
        <w:t>2</w:t>
      </w:r>
      <w:r>
        <w:rPr>
          <w:rFonts w:ascii="Segoe UI" w:hAnsi="Segoe UI" w:cs="Segoe UI"/>
          <w:i/>
          <w:iCs/>
          <w:color w:val="000000"/>
          <w:sz w:val="21"/>
          <w:szCs w:val="21"/>
          <w:shd w:val="clear" w:color="auto" w:fill="EEEEFF"/>
        </w:rPr>
        <w:t>Gastroenterology/Hepatology, Montefiore Medical Center, Bronx, NY, </w:t>
      </w:r>
      <w:r>
        <w:rPr>
          <w:rFonts w:ascii="Segoe UI" w:hAnsi="Segoe UI" w:cs="Segoe UI"/>
          <w:i/>
          <w:iCs/>
          <w:color w:val="000000"/>
          <w:sz w:val="21"/>
          <w:szCs w:val="21"/>
          <w:shd w:val="clear" w:color="auto" w:fill="EEEEFF"/>
          <w:vertAlign w:val="superscript"/>
        </w:rPr>
        <w:t>3</w:t>
      </w:r>
      <w:r>
        <w:rPr>
          <w:rFonts w:ascii="Segoe UI" w:hAnsi="Segoe UI" w:cs="Segoe UI"/>
          <w:i/>
          <w:iCs/>
          <w:color w:val="000000"/>
          <w:sz w:val="21"/>
          <w:szCs w:val="21"/>
          <w:shd w:val="clear" w:color="auto" w:fill="EEEEFF"/>
        </w:rPr>
        <w:t xml:space="preserve">Transplant Infectious Disease, Montefiore Medical Center, Bronx, NY (total 204 characters) </w:t>
      </w:r>
    </w:p>
    <w:p w14:paraId="22E64CFE" w14:textId="711E4372" w:rsidR="00710B20" w:rsidRPr="00441156" w:rsidRDefault="775604C2" w:rsidP="2F947B62">
      <w:pPr>
        <w:spacing w:line="276" w:lineRule="auto"/>
        <w:rPr>
          <w:rFonts w:ascii="Calibri" w:eastAsia="Calibri" w:hAnsi="Calibri" w:cs="Calibri"/>
        </w:rPr>
      </w:pPr>
      <w:r w:rsidRPr="00441156">
        <w:rPr>
          <w:rFonts w:ascii="Calibri" w:eastAsia="Calibri" w:hAnsi="Calibri" w:cs="Calibri"/>
        </w:rPr>
        <w:t>Title: Evaluating Concordance Between Large Language Model–Based Text Classification Frameworks for Transplant</w:t>
      </w:r>
      <w:r w:rsidR="00094B9D" w:rsidRPr="00441156">
        <w:rPr>
          <w:rFonts w:ascii="Calibri" w:eastAsia="Calibri" w:hAnsi="Calibri" w:cs="Calibri"/>
        </w:rPr>
        <w:t xml:space="preserve"> Pub</w:t>
      </w:r>
      <w:r w:rsidR="005C62C9" w:rsidRPr="00441156">
        <w:rPr>
          <w:rFonts w:ascii="Calibri" w:eastAsia="Calibri" w:hAnsi="Calibri" w:cs="Calibri"/>
        </w:rPr>
        <w:t>M</w:t>
      </w:r>
      <w:r w:rsidR="00797A46" w:rsidRPr="00441156">
        <w:rPr>
          <w:rFonts w:ascii="Calibri" w:eastAsia="Calibri" w:hAnsi="Calibri" w:cs="Calibri"/>
        </w:rPr>
        <w:t>e</w:t>
      </w:r>
      <w:r w:rsidR="00094B9D" w:rsidRPr="00441156">
        <w:rPr>
          <w:rFonts w:ascii="Calibri" w:eastAsia="Calibri" w:hAnsi="Calibri" w:cs="Calibri"/>
        </w:rPr>
        <w:t>d</w:t>
      </w:r>
      <w:r w:rsidRPr="00441156">
        <w:rPr>
          <w:rFonts w:ascii="Calibri" w:eastAsia="Calibri" w:hAnsi="Calibri" w:cs="Calibri"/>
        </w:rPr>
        <w:t xml:space="preserve"> Abstracts</w:t>
      </w:r>
      <w:r w:rsidR="003D7778" w:rsidRPr="00441156">
        <w:rPr>
          <w:rFonts w:ascii="Calibri" w:eastAsia="Calibri" w:hAnsi="Calibri" w:cs="Calibri"/>
        </w:rPr>
        <w:t xml:space="preserve"> (total 108 characters) </w:t>
      </w:r>
    </w:p>
    <w:p w14:paraId="098B388C" w14:textId="0021A682" w:rsidR="00544938" w:rsidRPr="00441156" w:rsidRDefault="005C79F3" w:rsidP="2F947B62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2094</w:t>
      </w:r>
      <w:r w:rsidR="001E5EA8">
        <w:rPr>
          <w:rFonts w:ascii="Calibri" w:eastAsia="Calibri" w:hAnsi="Calibri" w:cs="Calibri"/>
        </w:rPr>
        <w:t xml:space="preserve"> characters + 640 characters for table = 2</w:t>
      </w:r>
      <w:r>
        <w:rPr>
          <w:rFonts w:ascii="Calibri" w:eastAsia="Calibri" w:hAnsi="Calibri" w:cs="Calibri"/>
        </w:rPr>
        <w:t>734</w:t>
      </w:r>
      <w:r w:rsidR="001E5EA8">
        <w:rPr>
          <w:rFonts w:ascii="Calibri" w:eastAsia="Calibri" w:hAnsi="Calibri" w:cs="Calibri"/>
        </w:rPr>
        <w:t xml:space="preserve"> characters </w:t>
      </w:r>
    </w:p>
    <w:p w14:paraId="5028F8F2" w14:textId="7DF45C51" w:rsidR="00710B20" w:rsidRPr="00441156" w:rsidRDefault="775604C2" w:rsidP="2F947B62">
      <w:pPr>
        <w:spacing w:before="240" w:after="240"/>
        <w:rPr>
          <w:rFonts w:ascii="Calibri" w:eastAsia="Calibri" w:hAnsi="Calibri" w:cs="Calibri"/>
        </w:rPr>
      </w:pPr>
      <w:r w:rsidRPr="00441156">
        <w:rPr>
          <w:rFonts w:ascii="Calibri" w:eastAsia="Calibri" w:hAnsi="Calibri" w:cs="Calibri"/>
        </w:rPr>
        <w:t xml:space="preserve">Study’s purpose (one sentence): </w:t>
      </w:r>
      <w:r w:rsidR="00094B9D" w:rsidRPr="00441156">
        <w:rPr>
          <w:rFonts w:ascii="Calibri" w:eastAsia="Calibri" w:hAnsi="Calibri" w:cs="Calibri"/>
        </w:rPr>
        <w:t>E</w:t>
      </w:r>
      <w:r w:rsidRPr="00441156">
        <w:rPr>
          <w:rFonts w:ascii="Calibri" w:eastAsia="Calibri" w:hAnsi="Calibri" w:cs="Calibri"/>
        </w:rPr>
        <w:t xml:space="preserve">valuate the level of concordance among </w:t>
      </w:r>
      <w:r w:rsidR="00094B9D" w:rsidRPr="00441156">
        <w:rPr>
          <w:rFonts w:ascii="Calibri" w:eastAsia="Calibri" w:hAnsi="Calibri" w:cs="Calibri"/>
        </w:rPr>
        <w:t>four</w:t>
      </w:r>
      <w:r w:rsidRPr="00441156">
        <w:rPr>
          <w:rFonts w:ascii="Calibri" w:eastAsia="Calibri" w:hAnsi="Calibri" w:cs="Calibri"/>
        </w:rPr>
        <w:t xml:space="preserve"> major </w:t>
      </w:r>
      <w:r w:rsidR="4E6CEF27" w:rsidRPr="00441156">
        <w:rPr>
          <w:rFonts w:ascii="Calibri" w:eastAsia="Calibri" w:hAnsi="Calibri" w:cs="Calibri"/>
        </w:rPr>
        <w:t>Large Language Models (</w:t>
      </w:r>
      <w:r w:rsidRPr="00441156">
        <w:rPr>
          <w:rFonts w:ascii="Calibri" w:eastAsia="Calibri" w:hAnsi="Calibri" w:cs="Calibri"/>
        </w:rPr>
        <w:t>LLMs</w:t>
      </w:r>
      <w:r w:rsidR="1CCA977F" w:rsidRPr="00441156">
        <w:rPr>
          <w:rFonts w:ascii="Calibri" w:eastAsia="Calibri" w:hAnsi="Calibri" w:cs="Calibri"/>
        </w:rPr>
        <w:t>)</w:t>
      </w:r>
      <w:commentRangeStart w:id="0"/>
      <w:r w:rsidR="00094B9D" w:rsidRPr="00441156" w:rsidDel="00094B9D">
        <w:rPr>
          <w:rFonts w:ascii="Calibri" w:eastAsia="Calibri" w:hAnsi="Calibri" w:cs="Calibri"/>
        </w:rPr>
        <w:t xml:space="preserve"> </w:t>
      </w:r>
      <w:commentRangeEnd w:id="0"/>
      <w:r w:rsidR="00094B9D" w:rsidRPr="00441156">
        <w:rPr>
          <w:rStyle w:val="CommentReference"/>
          <w:rFonts w:ascii="Calibri" w:hAnsi="Calibri" w:cs="Calibri"/>
          <w:sz w:val="24"/>
          <w:szCs w:val="24"/>
        </w:rPr>
        <w:commentReference w:id="0"/>
      </w:r>
      <w:r w:rsidRPr="00441156">
        <w:rPr>
          <w:rFonts w:ascii="Calibri" w:eastAsia="Calibri" w:hAnsi="Calibri" w:cs="Calibri"/>
        </w:rPr>
        <w:t xml:space="preserve">when classifying </w:t>
      </w:r>
      <w:del w:id="1" w:author="Vagish Hemmige" w:date="2025-11-18T07:29:00Z" w16du:dateUtc="2025-11-18T12:29:00Z">
        <w:r w:rsidRPr="00441156" w:rsidDel="00D434D7">
          <w:rPr>
            <w:rFonts w:ascii="Calibri" w:eastAsia="Calibri" w:hAnsi="Calibri" w:cs="Calibri"/>
          </w:rPr>
          <w:delText>transplant</w:delText>
        </w:r>
      </w:del>
      <w:ins w:id="2" w:author="Vagish Hemmige" w:date="2025-11-18T07:29:00Z" w16du:dateUtc="2025-11-18T12:29:00Z">
        <w:r w:rsidR="00D434D7">
          <w:rPr>
            <w:rFonts w:ascii="Calibri" w:eastAsia="Calibri" w:hAnsi="Calibri" w:cs="Calibri"/>
          </w:rPr>
          <w:t>SRTR</w:t>
        </w:r>
      </w:ins>
      <w:r w:rsidRPr="00441156">
        <w:rPr>
          <w:rFonts w:ascii="Calibri" w:eastAsia="Calibri" w:hAnsi="Calibri" w:cs="Calibri"/>
        </w:rPr>
        <w:t xml:space="preserve">-related </w:t>
      </w:r>
      <w:del w:id="3" w:author="Vagish Hemmige" w:date="2025-11-18T07:38:00Z" w16du:dateUtc="2025-11-18T12:38:00Z">
        <w:r w:rsidRPr="00441156" w:rsidDel="005565DB">
          <w:rPr>
            <w:rFonts w:ascii="Calibri" w:eastAsia="Calibri" w:hAnsi="Calibri" w:cs="Calibri"/>
          </w:rPr>
          <w:delText xml:space="preserve">research </w:delText>
        </w:r>
      </w:del>
      <w:proofErr w:type="spellStart"/>
      <w:ins w:id="4" w:author="Vagish Hemmige" w:date="2025-11-18T07:38:00Z" w16du:dateUtc="2025-11-18T12:38:00Z">
        <w:r w:rsidR="005565DB">
          <w:rPr>
            <w:rFonts w:ascii="Calibri" w:eastAsia="Calibri" w:hAnsi="Calibri" w:cs="Calibri"/>
          </w:rPr>
          <w:t>Pubmed</w:t>
        </w:r>
        <w:proofErr w:type="spellEnd"/>
        <w:r w:rsidR="005565DB" w:rsidRPr="00441156">
          <w:rPr>
            <w:rFonts w:ascii="Calibri" w:eastAsia="Calibri" w:hAnsi="Calibri" w:cs="Calibri"/>
          </w:rPr>
          <w:t xml:space="preserve"> </w:t>
        </w:r>
      </w:ins>
      <w:r w:rsidRPr="00441156">
        <w:rPr>
          <w:rFonts w:ascii="Calibri" w:eastAsia="Calibri" w:hAnsi="Calibri" w:cs="Calibri"/>
        </w:rPr>
        <w:t>abstracts</w:t>
      </w:r>
      <w:del w:id="5" w:author="Vagish Hemmige" w:date="2025-11-18T07:29:00Z" w16du:dateUtc="2025-11-18T12:29:00Z">
        <w:r w:rsidRPr="00441156" w:rsidDel="00D434D7">
          <w:rPr>
            <w:rFonts w:ascii="Calibri" w:eastAsia="Calibri" w:hAnsi="Calibri" w:cs="Calibri"/>
          </w:rPr>
          <w:delText xml:space="preserve"> using a standardized, adaptable text classification framework.</w:delText>
        </w:r>
      </w:del>
      <w:ins w:id="6" w:author="Vagish Hemmige" w:date="2025-11-18T07:29:00Z" w16du:dateUtc="2025-11-18T12:29:00Z">
        <w:r w:rsidR="00D434D7">
          <w:rPr>
            <w:rFonts w:ascii="Calibri" w:eastAsia="Calibri" w:hAnsi="Calibri" w:cs="Calibri"/>
          </w:rPr>
          <w:t>.</w:t>
        </w:r>
      </w:ins>
    </w:p>
    <w:p w14:paraId="21E25085" w14:textId="4CC47BF4" w:rsidR="00710B20" w:rsidRPr="005C79F3" w:rsidRDefault="775604C2" w:rsidP="005C79F3">
      <w:r w:rsidRPr="00441156">
        <w:rPr>
          <w:rFonts w:ascii="Calibri" w:eastAsia="Calibri" w:hAnsi="Calibri" w:cs="Calibri"/>
        </w:rPr>
        <w:t>Description of Methods: An R-based pipeline</w:t>
      </w:r>
      <w:ins w:id="7" w:author="Vagish Hemmige" w:date="2025-11-18T07:31:00Z" w16du:dateUtc="2025-11-18T12:31:00Z">
        <w:r w:rsidR="00D434D7">
          <w:rPr>
            <w:rFonts w:ascii="Calibri" w:eastAsia="Calibri" w:hAnsi="Calibri" w:cs="Calibri"/>
          </w:rPr>
          <w:t xml:space="preserve"> </w:t>
        </w:r>
        <w:r w:rsidR="00D434D7" w:rsidRPr="00441156">
          <w:rPr>
            <w:rFonts w:ascii="Calibri" w:eastAsia="Calibri" w:hAnsi="Calibri" w:cs="Calibri"/>
          </w:rPr>
          <w:t xml:space="preserve">using the </w:t>
        </w:r>
        <w:proofErr w:type="spellStart"/>
        <w:r w:rsidR="00D434D7" w:rsidRPr="00441156">
          <w:rPr>
            <w:rFonts w:ascii="Calibri" w:eastAsia="Calibri" w:hAnsi="Calibri" w:cs="Calibri"/>
          </w:rPr>
          <w:t>ellmer</w:t>
        </w:r>
        <w:proofErr w:type="spellEnd"/>
        <w:r w:rsidR="00D434D7" w:rsidRPr="00441156">
          <w:rPr>
            <w:rFonts w:ascii="Calibri" w:eastAsia="Calibri" w:hAnsi="Calibri" w:cs="Calibri"/>
          </w:rPr>
          <w:t xml:space="preserve"> package</w:t>
        </w:r>
      </w:ins>
      <w:r w:rsidRPr="00441156">
        <w:rPr>
          <w:rFonts w:ascii="Calibri" w:eastAsia="Calibri" w:hAnsi="Calibri" w:cs="Calibri"/>
        </w:rPr>
        <w:t xml:space="preserve"> was developed to automatically retrieve </w:t>
      </w:r>
      <w:ins w:id="8" w:author="Vagish Hemmige" w:date="2025-11-18T07:31:00Z" w16du:dateUtc="2025-11-18T12:31:00Z">
        <w:r w:rsidR="00D434D7">
          <w:rPr>
            <w:rFonts w:ascii="Calibri" w:eastAsia="Calibri" w:hAnsi="Calibri" w:cs="Calibri"/>
          </w:rPr>
          <w:t xml:space="preserve">and classify </w:t>
        </w:r>
      </w:ins>
      <w:r w:rsidRPr="00441156">
        <w:rPr>
          <w:rFonts w:ascii="Calibri" w:eastAsia="Calibri" w:hAnsi="Calibri" w:cs="Calibri"/>
        </w:rPr>
        <w:t xml:space="preserve">PubMed abstracts related </w:t>
      </w:r>
      <w:r w:rsidR="00797A46" w:rsidRPr="00441156">
        <w:rPr>
          <w:rFonts w:ascii="Calibri" w:eastAsia="Calibri" w:hAnsi="Calibri" w:cs="Calibri"/>
        </w:rPr>
        <w:t xml:space="preserve">to SRTR. </w:t>
      </w:r>
      <w:del w:id="9" w:author="Vagish Hemmige" w:date="2025-11-18T07:32:00Z" w16du:dateUtc="2025-11-18T12:32:00Z">
        <w:r w:rsidRPr="00441156" w:rsidDel="00D434D7">
          <w:rPr>
            <w:rFonts w:ascii="Calibri" w:eastAsia="Calibri" w:hAnsi="Calibri" w:cs="Calibri"/>
          </w:rPr>
          <w:delText>Abstracts were processed through a generalizable text classification framework built in R</w:delText>
        </w:r>
      </w:del>
      <w:del w:id="10" w:author="Vagish Hemmige" w:date="2025-11-18T07:31:00Z" w16du:dateUtc="2025-11-18T12:31:00Z">
        <w:r w:rsidRPr="00441156" w:rsidDel="00D434D7">
          <w:rPr>
            <w:rFonts w:ascii="Calibri" w:eastAsia="Calibri" w:hAnsi="Calibri" w:cs="Calibri"/>
          </w:rPr>
          <w:delText xml:space="preserve"> using the ellmer package</w:delText>
        </w:r>
      </w:del>
      <w:del w:id="11" w:author="Vagish Hemmige" w:date="2025-11-18T07:32:00Z" w16du:dateUtc="2025-11-18T12:32:00Z">
        <w:r w:rsidRPr="00441156" w:rsidDel="00D434D7">
          <w:rPr>
            <w:rFonts w:ascii="Calibri" w:eastAsia="Calibri" w:hAnsi="Calibri" w:cs="Calibri"/>
          </w:rPr>
          <w:delText xml:space="preserve">, incorporating adaptable prompts, model selection, and classification categories. </w:delText>
        </w:r>
      </w:del>
      <w:r w:rsidRPr="00441156">
        <w:rPr>
          <w:rFonts w:ascii="Calibri" w:eastAsia="Calibri" w:hAnsi="Calibri" w:cs="Calibri"/>
        </w:rPr>
        <w:t xml:space="preserve">Each abstract was analyzed by </w:t>
      </w:r>
      <w:del w:id="12" w:author="Vagish Hemmige" w:date="2025-11-18T07:38:00Z" w16du:dateUtc="2025-11-18T12:38:00Z">
        <w:r w:rsidRPr="00441156" w:rsidDel="005565DB">
          <w:rPr>
            <w:rFonts w:ascii="Calibri" w:eastAsia="Calibri" w:hAnsi="Calibri" w:cs="Calibri"/>
          </w:rPr>
          <w:delText xml:space="preserve">all </w:delText>
        </w:r>
      </w:del>
      <w:r w:rsidR="00094B9D" w:rsidRPr="00441156">
        <w:rPr>
          <w:rFonts w:ascii="Calibri" w:eastAsia="Calibri" w:hAnsi="Calibri" w:cs="Calibri"/>
        </w:rPr>
        <w:t xml:space="preserve">four </w:t>
      </w:r>
      <w:r w:rsidRPr="00441156">
        <w:rPr>
          <w:rFonts w:ascii="Calibri" w:eastAsia="Calibri" w:hAnsi="Calibri" w:cs="Calibri"/>
        </w:rPr>
        <w:t>LLMs across predefined domains</w:t>
      </w:r>
      <w:r w:rsidR="00B430A5" w:rsidRPr="00441156">
        <w:rPr>
          <w:rFonts w:ascii="Calibri" w:eastAsia="Calibri" w:hAnsi="Calibri" w:cs="Calibri"/>
        </w:rPr>
        <w:t xml:space="preserve"> (</w:t>
      </w:r>
      <w:r w:rsidR="0091192A">
        <w:rPr>
          <w:rFonts w:ascii="Calibri" w:eastAsia="Calibri" w:hAnsi="Calibri" w:cs="Calibri"/>
        </w:rPr>
        <w:t>Figure 1</w:t>
      </w:r>
      <w:r w:rsidR="00B430A5" w:rsidRPr="00441156">
        <w:rPr>
          <w:rFonts w:ascii="Calibri" w:eastAsia="Calibri" w:hAnsi="Calibri" w:cs="Calibri"/>
        </w:rPr>
        <w:t>)</w:t>
      </w:r>
      <w:ins w:id="13" w:author="Vagish Hemmige" w:date="2025-11-18T07:36:00Z" w16du:dateUtc="2025-11-18T12:36:00Z">
        <w:r w:rsidR="005565DB">
          <w:rPr>
            <w:rFonts w:ascii="Calibri" w:eastAsia="Calibri" w:hAnsi="Calibri" w:cs="Calibri"/>
          </w:rPr>
          <w:t xml:space="preserve"> and</w:t>
        </w:r>
      </w:ins>
      <w:commentRangeStart w:id="14"/>
      <w:del w:id="15" w:author="Vagish Hemmige" w:date="2025-11-18T07:36:00Z" w16du:dateUtc="2025-11-18T12:36:00Z">
        <w:r w:rsidRPr="00441156" w:rsidDel="005565DB">
          <w:rPr>
            <w:rFonts w:ascii="Calibri" w:eastAsia="Calibri" w:hAnsi="Calibri" w:cs="Calibri"/>
          </w:rPr>
          <w:delText>.</w:delText>
        </w:r>
      </w:del>
      <w:r w:rsidRPr="00441156">
        <w:rPr>
          <w:rFonts w:ascii="Calibri" w:eastAsia="Calibri" w:hAnsi="Calibri" w:cs="Calibri"/>
        </w:rPr>
        <w:t xml:space="preserve"> </w:t>
      </w:r>
      <w:commentRangeEnd w:id="14"/>
      <w:r w:rsidR="00094B9D" w:rsidRPr="00441156">
        <w:rPr>
          <w:rStyle w:val="CommentReference"/>
          <w:rFonts w:ascii="Calibri" w:hAnsi="Calibri" w:cs="Calibri"/>
          <w:sz w:val="24"/>
          <w:szCs w:val="24"/>
        </w:rPr>
        <w:commentReference w:id="14"/>
      </w:r>
      <w:ins w:id="16" w:author="Vagish Hemmige" w:date="2025-11-18T07:36:00Z" w16du:dateUtc="2025-11-18T12:36:00Z">
        <w:r w:rsidR="005565DB">
          <w:rPr>
            <w:rFonts w:ascii="Calibri" w:eastAsia="Calibri" w:hAnsi="Calibri" w:cs="Calibri"/>
          </w:rPr>
          <w:t>c</w:t>
        </w:r>
      </w:ins>
      <w:del w:id="17" w:author="Vagish Hemmige" w:date="2025-11-18T07:36:00Z" w16du:dateUtc="2025-11-18T12:36:00Z">
        <w:r w:rsidRPr="00441156" w:rsidDel="005565DB">
          <w:rPr>
            <w:rFonts w:ascii="Calibri" w:eastAsia="Calibri" w:hAnsi="Calibri" w:cs="Calibri"/>
          </w:rPr>
          <w:delText>C</w:delText>
        </w:r>
      </w:del>
      <w:r w:rsidRPr="00441156">
        <w:rPr>
          <w:rFonts w:ascii="Calibri" w:eastAsia="Calibri" w:hAnsi="Calibri" w:cs="Calibri"/>
        </w:rPr>
        <w:t xml:space="preserve">oncordance </w:t>
      </w:r>
      <w:del w:id="18" w:author="Vagish Hemmige" w:date="2025-11-18T07:36:00Z" w16du:dateUtc="2025-11-18T12:36:00Z">
        <w:r w:rsidRPr="00441156" w:rsidDel="005565DB">
          <w:rPr>
            <w:rFonts w:ascii="Calibri" w:eastAsia="Calibri" w:hAnsi="Calibri" w:cs="Calibri"/>
          </w:rPr>
          <w:delText xml:space="preserve">among models was </w:delText>
        </w:r>
      </w:del>
      <w:r w:rsidRPr="00441156">
        <w:rPr>
          <w:rFonts w:ascii="Calibri" w:eastAsia="Calibri" w:hAnsi="Calibri" w:cs="Calibri"/>
        </w:rPr>
        <w:t>assessed</w:t>
      </w:r>
      <w:del w:id="19" w:author="Vagish Hemmige" w:date="2025-11-18T07:32:00Z" w16du:dateUtc="2025-11-18T12:32:00Z">
        <w:r w:rsidRPr="00441156" w:rsidDel="00D434D7">
          <w:rPr>
            <w:rFonts w:ascii="Calibri" w:eastAsia="Calibri" w:hAnsi="Calibri" w:cs="Calibri"/>
          </w:rPr>
          <w:delText xml:space="preserve"> by comparing categorical outputs across domains to determine agreement patterns and model-specific discrepancies.</w:delText>
        </w:r>
        <w:r w:rsidR="005C79F3" w:rsidRPr="005C79F3" w:rsidDel="00D434D7">
          <w:delText xml:space="preserve"> </w:delText>
        </w:r>
      </w:del>
    </w:p>
    <w:p w14:paraId="4FBB3ACF" w14:textId="280D2299" w:rsidR="00710B20" w:rsidRPr="00441156" w:rsidRDefault="775604C2" w:rsidP="2F947B62">
      <w:pPr>
        <w:spacing w:before="240" w:after="240"/>
        <w:rPr>
          <w:rFonts w:ascii="Calibri" w:eastAsia="Calibri" w:hAnsi="Calibri" w:cs="Calibri"/>
        </w:rPr>
      </w:pPr>
      <w:r w:rsidRPr="00441156">
        <w:rPr>
          <w:rFonts w:ascii="Calibri" w:eastAsia="Calibri" w:hAnsi="Calibri" w:cs="Calibri"/>
        </w:rPr>
        <w:t xml:space="preserve">Results: </w:t>
      </w:r>
      <w:r w:rsidR="006008C5" w:rsidRPr="00441156">
        <w:rPr>
          <w:rFonts w:ascii="Calibri" w:hAnsi="Calibri" w:cs="Calibri"/>
        </w:rPr>
        <w:t>Among 100 sampled publications evaluated across 29 classification variables, inter</w:t>
      </w:r>
      <w:r w:rsidR="006008C5" w:rsidRPr="00441156">
        <w:rPr>
          <w:rFonts w:ascii="Calibri" w:hAnsi="Calibri" w:cs="Calibri"/>
        </w:rPr>
        <w:noBreakHyphen/>
        <w:t xml:space="preserve">model concordance among the four </w:t>
      </w:r>
      <w:del w:id="20" w:author="Vagish Hemmige" w:date="2025-11-18T07:39:00Z" w16du:dateUtc="2025-11-18T12:39:00Z">
        <w:r w:rsidR="006008C5" w:rsidRPr="00441156" w:rsidDel="005565DB">
          <w:rPr>
            <w:rFonts w:ascii="Calibri" w:hAnsi="Calibri" w:cs="Calibri"/>
          </w:rPr>
          <w:delText>large language model</w:delText>
        </w:r>
      </w:del>
      <w:ins w:id="21" w:author="Vagish Hemmige" w:date="2025-11-18T07:39:00Z" w16du:dateUtc="2025-11-18T12:39:00Z">
        <w:r w:rsidR="005565DB">
          <w:rPr>
            <w:rFonts w:ascii="Calibri" w:hAnsi="Calibri" w:cs="Calibri"/>
          </w:rPr>
          <w:t>LLM</w:t>
        </w:r>
      </w:ins>
      <w:r w:rsidR="006008C5" w:rsidRPr="00441156">
        <w:rPr>
          <w:rFonts w:ascii="Calibri" w:hAnsi="Calibri" w:cs="Calibri"/>
        </w:rPr>
        <w:t>s was high</w:t>
      </w:r>
      <w:r w:rsidR="00A76ADC" w:rsidRPr="00441156">
        <w:rPr>
          <w:rFonts w:ascii="Calibri" w:hAnsi="Calibri" w:cs="Calibri"/>
        </w:rPr>
        <w:t xml:space="preserve"> (</w:t>
      </w:r>
      <w:r w:rsidR="00A76ADC" w:rsidRPr="00441156">
        <w:rPr>
          <w:rStyle w:val="Strong"/>
          <w:rFonts w:ascii="Calibri" w:hAnsi="Calibri" w:cs="Calibri"/>
          <w:b w:val="0"/>
          <w:bCs w:val="0"/>
        </w:rPr>
        <w:t>mean Fleiss’ κ = 0.79, p &lt; 0.001</w:t>
      </w:r>
      <w:r w:rsidR="00A76ADC" w:rsidRPr="00441156">
        <w:rPr>
          <w:rFonts w:ascii="Calibri" w:hAnsi="Calibri" w:cs="Calibri"/>
        </w:rPr>
        <w:t>), indicating substantial to almost</w:t>
      </w:r>
      <w:r w:rsidR="00A76ADC" w:rsidRPr="00441156">
        <w:rPr>
          <w:rFonts w:ascii="Calibri" w:hAnsi="Calibri" w:cs="Calibri"/>
        </w:rPr>
        <w:noBreakHyphen/>
        <w:t>perfect multi</w:t>
      </w:r>
      <w:r w:rsidR="00A76ADC" w:rsidRPr="00441156">
        <w:rPr>
          <w:rFonts w:ascii="Calibri" w:hAnsi="Calibri" w:cs="Calibri"/>
        </w:rPr>
        <w:noBreakHyphen/>
        <w:t>rater reliability. Agreement was highest for transplant</w:t>
      </w:r>
      <w:r w:rsidR="00A76ADC" w:rsidRPr="00441156">
        <w:rPr>
          <w:rFonts w:ascii="Calibri" w:hAnsi="Calibri" w:cs="Calibri"/>
        </w:rPr>
        <w:noBreakHyphen/>
        <w:t>type and infection</w:t>
      </w:r>
      <w:r w:rsidR="00A76ADC" w:rsidRPr="00441156">
        <w:rPr>
          <w:rFonts w:ascii="Calibri" w:hAnsi="Calibri" w:cs="Calibri"/>
        </w:rPr>
        <w:noBreakHyphen/>
        <w:t xml:space="preserve">related classifications. There </w:t>
      </w:r>
      <w:r w:rsidR="006F1234" w:rsidRPr="00441156">
        <w:rPr>
          <w:rFonts w:ascii="Calibri" w:hAnsi="Calibri" w:cs="Calibri"/>
        </w:rPr>
        <w:t xml:space="preserve">was </w:t>
      </w:r>
      <w:r w:rsidR="00A76ADC" w:rsidRPr="00441156">
        <w:rPr>
          <w:rFonts w:ascii="Calibri" w:hAnsi="Calibri" w:cs="Calibri"/>
        </w:rPr>
        <w:t>lower inter</w:t>
      </w:r>
      <w:r w:rsidR="00A76ADC" w:rsidRPr="00441156">
        <w:rPr>
          <w:rFonts w:ascii="Calibri" w:hAnsi="Calibri" w:cs="Calibri"/>
        </w:rPr>
        <w:noBreakHyphen/>
        <w:t xml:space="preserve">model alignment </w:t>
      </w:r>
      <w:r w:rsidR="006F1234" w:rsidRPr="00441156">
        <w:rPr>
          <w:rFonts w:ascii="Calibri" w:hAnsi="Calibri" w:cs="Calibri"/>
        </w:rPr>
        <w:t xml:space="preserve">in the </w:t>
      </w:r>
      <w:r w:rsidR="00A76ADC" w:rsidRPr="00441156">
        <w:rPr>
          <w:rFonts w:ascii="Calibri" w:hAnsi="Calibri" w:cs="Calibri"/>
        </w:rPr>
        <w:t>health</w:t>
      </w:r>
      <w:r w:rsidR="00A76ADC" w:rsidRPr="00441156">
        <w:rPr>
          <w:rFonts w:ascii="Calibri" w:hAnsi="Calibri" w:cs="Calibri"/>
        </w:rPr>
        <w:noBreakHyphen/>
        <w:t>disparity domains, suggesting that nuanced social constructs remain less consistently identified across models</w:t>
      </w:r>
      <w:r w:rsidR="00B76394" w:rsidRPr="00441156">
        <w:rPr>
          <w:rFonts w:ascii="Calibri" w:hAnsi="Calibri" w:cs="Calibri"/>
        </w:rPr>
        <w:t xml:space="preserve"> (</w:t>
      </w:r>
      <w:r w:rsidR="0091192A">
        <w:rPr>
          <w:rFonts w:ascii="Calibri" w:hAnsi="Calibri" w:cs="Calibri"/>
        </w:rPr>
        <w:t>Figure</w:t>
      </w:r>
      <w:r w:rsidR="00B76394" w:rsidRPr="00441156">
        <w:rPr>
          <w:rFonts w:ascii="Calibri" w:hAnsi="Calibri" w:cs="Calibri"/>
        </w:rPr>
        <w:t xml:space="preserve"> 2)</w:t>
      </w:r>
      <w:r w:rsidR="00A76ADC" w:rsidRPr="00441156">
        <w:rPr>
          <w:rFonts w:ascii="Calibri" w:hAnsi="Calibri" w:cs="Calibri"/>
        </w:rPr>
        <w:t>.</w:t>
      </w:r>
      <w:r w:rsidR="00857E65" w:rsidRPr="00441156">
        <w:rPr>
          <w:rFonts w:ascii="Calibri" w:hAnsi="Calibri" w:cs="Calibri"/>
        </w:rPr>
        <w:t xml:space="preserve"> Response time varied markedly between models (</w:t>
      </w:r>
      <w:r w:rsidR="0091192A">
        <w:rPr>
          <w:rFonts w:ascii="Calibri" w:hAnsi="Calibri" w:cs="Calibri"/>
        </w:rPr>
        <w:t>Figure</w:t>
      </w:r>
      <w:r w:rsidR="00857E65" w:rsidRPr="00441156">
        <w:rPr>
          <w:rFonts w:ascii="Calibri" w:hAnsi="Calibri" w:cs="Calibri"/>
        </w:rPr>
        <w:t xml:space="preserve"> 1). </w:t>
      </w:r>
    </w:p>
    <w:p w14:paraId="2A7BF6B0" w14:textId="339A0A31" w:rsidR="00710B20" w:rsidRDefault="775604C2" w:rsidP="2F947B62">
      <w:pPr>
        <w:spacing w:before="240" w:after="240"/>
        <w:rPr>
          <w:rFonts w:ascii="Calibri" w:eastAsia="Calibri" w:hAnsi="Calibri" w:cs="Calibri"/>
        </w:rPr>
      </w:pPr>
      <w:r w:rsidRPr="00441156">
        <w:rPr>
          <w:rFonts w:ascii="Calibri" w:eastAsia="Calibri" w:hAnsi="Calibri" w:cs="Calibri"/>
        </w:rPr>
        <w:t>Conclusion</w:t>
      </w:r>
      <w:r w:rsidRPr="0091192A">
        <w:rPr>
          <w:rFonts w:ascii="Calibri" w:eastAsia="Calibri" w:hAnsi="Calibri" w:cs="Calibri"/>
        </w:rPr>
        <w:t xml:space="preserve">: </w:t>
      </w:r>
      <w:r w:rsidR="0091192A" w:rsidRPr="0091192A">
        <w:rPr>
          <w:rFonts w:ascii="Calibri" w:hAnsi="Calibri" w:cs="Calibri"/>
        </w:rPr>
        <w:t>An ensemble of large language models can consistently classify PubMed SRTR</w:t>
      </w:r>
      <w:r w:rsidR="0091192A" w:rsidRPr="0091192A">
        <w:rPr>
          <w:rFonts w:ascii="Calibri" w:hAnsi="Calibri" w:cs="Calibri"/>
        </w:rPr>
        <w:noBreakHyphen/>
        <w:t xml:space="preserve">related abstracts with high reliability. This framework enables objective evaluation of LLM performance, guiding </w:t>
      </w:r>
      <w:del w:id="22" w:author="Vagish Hemmige" w:date="2025-11-18T07:35:00Z" w16du:dateUtc="2025-11-18T12:35:00Z">
        <w:r w:rsidR="0091192A" w:rsidRPr="0091192A" w:rsidDel="00D434D7">
          <w:rPr>
            <w:rFonts w:ascii="Calibri" w:hAnsi="Calibri" w:cs="Calibri"/>
          </w:rPr>
          <w:delText xml:space="preserve">prompt design, model selection, and </w:delText>
        </w:r>
      </w:del>
      <w:r w:rsidR="0091192A" w:rsidRPr="0091192A">
        <w:rPr>
          <w:rFonts w:ascii="Calibri" w:hAnsi="Calibri" w:cs="Calibri"/>
        </w:rPr>
        <w:t>development of scalable, hybrid human</w:t>
      </w:r>
      <w:r w:rsidR="0091192A" w:rsidRPr="0091192A">
        <w:rPr>
          <w:rFonts w:ascii="Calibri" w:hAnsi="Calibri" w:cs="Calibri"/>
        </w:rPr>
        <w:noBreakHyphen/>
        <w:t>AI systems for biomedical text analysis.</w:t>
      </w:r>
    </w:p>
    <w:sectPr w:rsidR="00710B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Vagish Hemmige" w:date="2025-11-14T20:46:00Z" w:initials="VH">
    <w:p w14:paraId="317E91C2" w14:textId="77777777" w:rsidR="00094B9D" w:rsidRDefault="00094B9D" w:rsidP="00094B9D">
      <w:pPr>
        <w:pStyle w:val="CommentText"/>
      </w:pPr>
      <w:r>
        <w:rPr>
          <w:rStyle w:val="CommentReference"/>
        </w:rPr>
        <w:annotationRef/>
      </w:r>
      <w:r>
        <w:t>I’d anticipate a table with times, so no need to list them in the text too.</w:t>
      </w:r>
    </w:p>
  </w:comment>
  <w:comment w:id="14" w:author="Vagish Hemmige" w:date="2025-11-14T20:47:00Z" w:initials="VH">
    <w:p w14:paraId="3649B98E" w14:textId="77777777" w:rsidR="00094B9D" w:rsidRDefault="00094B9D" w:rsidP="00094B9D">
      <w:pPr>
        <w:pStyle w:val="CommentText"/>
      </w:pPr>
      <w:r>
        <w:rPr>
          <w:rStyle w:val="CommentReference"/>
        </w:rPr>
        <w:annotationRef/>
      </w:r>
      <w:r>
        <w:t>Will be in a table so no need to list out here.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17E91C2" w15:done="1"/>
  <w15:commentEx w15:paraId="3649B98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F7F4B62" w16cex:dateUtc="2025-11-15T01:46:00Z"/>
  <w16cex:commentExtensible w16cex:durableId="6081C5EA" w16cex:dateUtc="2025-11-15T01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17E91C2" w16cid:durableId="3F7F4B62"/>
  <w16cid:commentId w16cid:paraId="3649B98E" w16cid:durableId="6081C5E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Vagish Hemmige">
    <w15:presenceInfo w15:providerId="AD" w15:userId="S::vahemmig@montefiore.org::318c7cb6-a6b5-47d8-a4bf-8313e0a902b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71E7437"/>
    <w:rsid w:val="00063EEA"/>
    <w:rsid w:val="00094B9D"/>
    <w:rsid w:val="000B7546"/>
    <w:rsid w:val="001014A8"/>
    <w:rsid w:val="001E5EA8"/>
    <w:rsid w:val="001F4183"/>
    <w:rsid w:val="00280E02"/>
    <w:rsid w:val="002A5AE7"/>
    <w:rsid w:val="002F7CA3"/>
    <w:rsid w:val="003D7778"/>
    <w:rsid w:val="00441156"/>
    <w:rsid w:val="00470B18"/>
    <w:rsid w:val="004A413B"/>
    <w:rsid w:val="00511586"/>
    <w:rsid w:val="00544938"/>
    <w:rsid w:val="005565DB"/>
    <w:rsid w:val="00593B9D"/>
    <w:rsid w:val="005C62C9"/>
    <w:rsid w:val="005C79F3"/>
    <w:rsid w:val="006008C5"/>
    <w:rsid w:val="00694795"/>
    <w:rsid w:val="006F1234"/>
    <w:rsid w:val="00710B20"/>
    <w:rsid w:val="00797A46"/>
    <w:rsid w:val="007F7050"/>
    <w:rsid w:val="00857E65"/>
    <w:rsid w:val="0091192A"/>
    <w:rsid w:val="00A23BFF"/>
    <w:rsid w:val="00A76ADC"/>
    <w:rsid w:val="00B430A5"/>
    <w:rsid w:val="00B52310"/>
    <w:rsid w:val="00B76394"/>
    <w:rsid w:val="00BF51C0"/>
    <w:rsid w:val="00C45BF8"/>
    <w:rsid w:val="00D12433"/>
    <w:rsid w:val="00D434D7"/>
    <w:rsid w:val="00EA169C"/>
    <w:rsid w:val="04BB842C"/>
    <w:rsid w:val="1CCA977F"/>
    <w:rsid w:val="22216C0A"/>
    <w:rsid w:val="271E7437"/>
    <w:rsid w:val="2F947B62"/>
    <w:rsid w:val="3C2337C6"/>
    <w:rsid w:val="4E6CEF27"/>
    <w:rsid w:val="61ADC881"/>
    <w:rsid w:val="6E95D2DC"/>
    <w:rsid w:val="77560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E7437"/>
  <w15:chartTrackingRefBased/>
  <w15:docId w15:val="{140BAA63-A9F4-4138-9127-2D907E553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094B9D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94B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94B9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94B9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4B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4B9D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797A46"/>
    <w:pPr>
      <w:spacing w:after="0" w:line="240" w:lineRule="auto"/>
    </w:pPr>
    <w:rPr>
      <w:rFonts w:eastAsiaTheme="minorHAnsi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76A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72DF778-6F15-704E-8465-76B13B74FB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300</Words>
  <Characters>2134</Characters>
  <Application>Microsoft Office Word</Application>
  <DocSecurity>0</DocSecurity>
  <Lines>30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 Yee Kimberline Chew</dc:creator>
  <cp:keywords/>
  <dc:description/>
  <cp:lastModifiedBy>Vagish Hemmige</cp:lastModifiedBy>
  <cp:revision>4</cp:revision>
  <dcterms:created xsi:type="dcterms:W3CDTF">2025-11-18T03:14:00Z</dcterms:created>
  <dcterms:modified xsi:type="dcterms:W3CDTF">2025-11-18T12:39:00Z</dcterms:modified>
</cp:coreProperties>
</file>